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Agreement between PartyA and PartyB</w:t>
      </w:r>
    </w:p>
    <w:p>
      <w:r>
        <w:t xml:space="preserve">Liability cap: </w:t>
      </w:r>
      <w:del w:id="1" w:author="Legal" w:date="2024-06-01T10:00:00Z">
        <w:r>
          <w:delText xml:space="preserve">$50,000,000</w:delText>
        </w:r>
      </w:del>
      <w:ins w:id="2" w:author="Legal" w:date="2024-06-01T10:00:00Z">
        <w:r>
          <w:t xml:space="preserve">$10,000,000</w:t>
        </w:r>
      </w:ins>
    </w:p>
  </w:body>
</w:document>
</file>

<file path=word/_rels/document.xml.rels><?xml version='1.0' encoding='UTF-8'?>
<Relationships xmlns="http://schemas.openxmlformats.org/package/2006/relationships"/>
</file>